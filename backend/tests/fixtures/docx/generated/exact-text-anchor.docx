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b37fd012114806" /><Relationship Type="http://schemas.openxmlformats.org/package/2006/relationships/metadata/core-properties" Target="/package/services/metadata/core-properties/a7264311cc3e468ea53b05cd1968ec69.psmdcp" Id="Rcfa2b10c3ddd4f3d" /></Relationships>
</file>

<file path=word/document.xml><?xml version="1.0" encoding="utf-8"?>
<w:document xmlns:w="http://schemas.openxmlformats.org/wordprocessingml/2006/main">
  <w:body>
    <w:p>
      <w:r>
        <w:t>Analisis dilakukan. Data di analisa menggunakan R. Hasil di analisa kembali.</w:t>
      </w:r>
    </w:p>
    <w:p>
      <w:r>
        <w:t>Paragraf lain memuat di analisa sekali.</w:t>
      </w:r>
    </w:p>
    <w:p>
      <w:r>
        <w:t>Paragraf identik di analisa.</w:t>
      </w:r>
    </w:p>
    <w:p>
      <w:r>
        <w:t>Paragraf identik di analisa.</w:t>
      </w:r>
    </w:p>
    <w:p>
      <w:r>
        <w:t>Target </w:t>
      </w:r>
      <w:r>
        <w:t>di </w:t>
      </w:r>
      <w:r>
        <w:rPr>
          <w:b/>
        </w:rPr>
        <w:t>anal</w:t>
      </w:r>
      <w:r>
        <w:rPr>
          <w:i/>
        </w:rPr>
        <w:t>isa</w:t>
      </w:r>
      <w:r>
        <w:t> selesai.</w:t>
      </w:r>
    </w:p>
    <w:p>
      <w:r>
        <w:t>Tautan </w:t>
      </w:r>
      <w:hyperlink xmlns:r="http://schemas.openxmlformats.org/officeDocument/2006/relationships" r:id="R05289e0ebf984080">
        <w:r>
          <w:t>di analisa</w:t>
        </w:r>
      </w:hyperlink>
      <w:r>
        <w:t> aman.</w:t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>7</w:t>
      </w:r>
      <w:r>
        <w:fldChar w:fldCharType="end"/>
      </w:r>
      <w:r>
        <w:t> di analisa</w:t>
      </w:r>
    </w:p>
    <w:p>
      <w:r>
        <w:fldChar w:fldCharType="begin"/>
      </w:r>
      <w:r>
        <w:instrText xml:space="preserve"> REF synthetic </w:instrText>
      </w:r>
      <w:r>
        <w:fldChar w:fldCharType="separate"/>
      </w:r>
      <w:r>
        <w:t>di analisa</w:t>
      </w:r>
      <w:r>
        <w:fldChar w:fldCharType="end"/>
      </w:r>
    </w:p>
    <w:p>
      <w:r>
        <w:t>A</w:t>
      </w:r>
      <w:r>
        <w:tab/>
      </w:r>
      <w:r>
        <w:t>B</w:t>
      </w:r>
      <w:r>
        <w:br/>
      </w:r>
      <w:r>
        <w:t>C D­E 😀 é é</w:t>
      </w:r>
    </w:p>
    <w:p>
      <w:r>
        <w:t>Kalimat berulang. Kalimat berulang.</w:t>
      </w:r>
    </w:p>
    <w:p>
      <w:r>
        <w:t>Awal </w:t>
      </w:r>
      <w:ins w:author="synthetic" w:date="1970-01-01T00:00:00Z" w:id="1">
        <w:r>
          <w:t>di analisa</w:t>
        </w:r>
      </w:ins>
      <w:r>
        <w:t> akhir</w:t>
      </w:r>
    </w:p>
    <w:sectPr>
      <w:pgSz w:w="11906" w:h="16838"/>
      <w:pgMar w:top="1701" w:right="1701" w:bottom="1701" w:left="2268" w:header="720" w:footer="720" w:gutter="0"/>
      <w:cols w:space="720" w:num="1"/>
      <w:pgNumType w:start="1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invalid/synthetic-anchor" TargetMode="External" Id="R05289e0ebf984080" /></Relationships>
</file>