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8b405b27ad0d4b4f" /><Relationship Type="http://schemas.openxmlformats.org/package/2006/relationships/metadata/core-properties" Target="/package/services/metadata/core-properties/4b5dd615037648328a764883a565a055.psmdcp" Id="R6f2c9c6cc7924410" /></Relationships>
</file>

<file path=word/document.xml><?xml version="1.0" encoding="utf-8"?>
<w:document xmlns:w="http://schemas.openxmlformats.org/wordprocessingml/2006/main">
  <w:body>
    <w:p>
      <w:bookmarkStart w:name="SyntheticBodyAnchor" w:id="11"/>
      <w:r>
        <w:rPr>
          <w:rFonts w:ascii="Arial" w:hAnsi="Arial"/>
          <w:b/>
          <w:strike/>
          <w:sz w:val="24"/>
        </w:rPr>
        <w:t xml:space="preserve">Teks tebal sintetis </w:t>
      </w:r>
      <w:r>
        <w:rPr>
          <w:rFonts w:ascii="Times New Roman" w:hAnsi="Times New Roman"/>
          <w:i/>
          <w:u w:val="single"/>
          <w:sz w:val="22"/>
        </w:rPr>
        <w:t xml:space="preserve">teks miring sintetis </w:t>
      </w:r>
      <w:r>
        <w:rPr>
          <w:rFonts w:ascii="Cambria" w:hAnsi="Cambria" w:eastAsia="MS Mincho" w:cs="Arabic Typesetting" w:asciiTheme="majorHAnsi" w:hAnsiTheme="majorHAnsi" w:eastAsiaTheme="majorEastAsia" w:cstheme="majorBidi"/>
          <w:strike/>
          <w:noProof/>
          <w:spacing w:val="18"/>
          <w:sz w:val="20"/>
          <w:szCs w:val="28"/>
          <w:highlight w:val="yellow"/>
          <w:shd w:val="clear" w:fill="D9EAD3"/>
          <w:lang w:val="id-ID" w:eastAsia="ja-JP" w:bidi="ar-SA"/>
          <w:vertAlign w:val="superscript"/>
        </w:rPr>
        <w:t xml:space="preserve">teks non-Latin sintetis </w:t>
      </w:r>
      <w:ins w:author="synthetic" w:date="1970-01-01T00:00:00Z" w:id="12">
        <w:r>
          <w:rPr>
            <w:rFonts w:ascii="Calibri" w:hAnsi="Calibri"/>
            <w:sz w:val="18"/>
            <w:vertAlign w:val="subscript"/>
          </w:rPr>
          <w:t xml:space="preserve">teks subskrip sintetis </w:t>
        </w:r>
      </w:ins>
      <w:hyperlink xmlns:r="http://schemas.openxmlformats.org/officeDocument/2006/relationships" r:id="R434e9cb2da904ade">
        <w:r>
          <w:rPr>
            <w:rFonts w:ascii="Arial" w:hAnsi="Arial"/>
            <w:sz w:val="20"/>
          </w:rPr>
          <w:t xml:space="preserve">tautan sintetis </w:t>
        </w:r>
      </w:hyperlink>
      <w:r>
        <w:rPr>
          <w:rFonts w:ascii="Courier New" w:hAnsi="Courier New"/>
        </w:rPr>
        <w:fldChar w:fldCharType="begin"/>
      </w:r>
      <w:r>
        <w:rPr>
          <w:rFonts w:ascii="Courier New" w:hAnsi="Courier New"/>
        </w:rPr>
        <w:instrText xml:space="preserve"> CITATION Synthetic \l 1033 </w:instrText>
      </w:r>
      <w:r>
        <w:fldChar w:fldCharType="separate"/>
      </w:r>
      <w:r>
        <w:rPr>
          <w:rFonts w:ascii="Arial" w:hAnsi="Arial"/>
          <w:sz w:val="20"/>
        </w:rPr>
        <w:t>hasil sitasi sintetis</w:t>
      </w:r>
      <w:r>
        <w:fldChar w:fldCharType="end"/>
      </w:r>
      <w:bookmarkEnd w:id="11"/>
    </w:p>
    <w:p>
      <w:r>
        <w:rPr>
          <w:rFonts w:ascii="Times New Roman" w:hAnsi="Times New Roman"/>
          <w:sz w:val="24"/>
        </w:rPr>
        <w:t>Paragraf benar sintetis</w:t>
      </w:r>
    </w:p>
    <w:p>
      <w:pPr>
        <w:pStyle w:val="Heading1"/>
      </w:pPr>
      <w:r>
        <w:rPr>
          <w:rFonts w:ascii="Arial" w:hAnsi="Arial"/>
          <w:sz w:val="30"/>
        </w:rPr>
        <w:t>Heading sintetis</w:t>
      </w:r>
    </w:p>
    <w:tbl>
      <w:tblPr>
        <w:tblW w:w="5000" w:type="dxa"/>
      </w:tblPr>
      <w:tr>
        <w:tc>
          <w:p>
            <w:r>
              <w:rPr>
                <w:rFonts w:ascii="Arial" w:hAnsi="Arial"/>
                <w:sz w:val="20"/>
              </w:rPr>
              <w:t>Tabel sintetis</w:t>
            </w:r>
          </w:p>
        </w:tc>
      </w:tr>
    </w:tbl>
    <w:sectPr>
      <w:pgSz w:w="11906" w:h="16838"/>
      <w:pgMar w:top="1701" w:right="1701" w:bottom="1701" w:left="2268" w:header="720" w:footer="720" w:gutter="0"/>
      <w:cols w:space="720" w:num="1"/>
      <w:pgNumType w:start="1"/>
    </w:sectPr>
  </w:body>
</w:document>
</file>

<file path=word/styles.xml><?xml version="1.0" encoding="utf-8"?>
<w:styles xmlns:w="http://schemas.openxmlformats.org/wordprocessingml/2006/main">
  <w:style w:type="paragraph" w:styleId="Normal" w:default="true">
    <w:name w:val="Normal"/>
  </w:style>
  <w:style w:type="paragraph" w:styleId="Heading1" w:default="false">
    <w:name w:val="Heading 1"/>
  </w:style>
  <w:style w:type="paragraph" w:styleId="Heading2" w:default="false">
    <w:name w:val="Heading 2"/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8be97103d90e43a9" /><Relationship Type="http://schemas.openxmlformats.org/officeDocument/2006/relationships/hyperlink" Target="https://example.invalid/synthetic-body-font" TargetMode="External" Id="R434e9cb2da904ade" /></Relationships>
</file>